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Tracked-change reject fixture</w:t>
      </w:r>
    </w:p>
    <w:p>
      <w:r>
        <w:t xml:space="preserve">The quick </w:t>
      </w:r>
      <w:del w:id="1" w:author="Bob" w:date="2025-04-10T09:00:00Z">
        <w:r>
          <w:delText xml:space="preserve">brown</w:delText>
        </w:r>
      </w:del>
      <w:ins w:id="2" w:author="Alice" w:date="2025-04-10T09:05:00Z">
        <w:r>
          <w:t xml:space="preserve">nimble</w:t>
        </w:r>
      </w:ins>
      <w:r>
        <w:t xml:space="preserve"> fox jumps.</w:t>
      </w:r>
    </w:p>
    <w:p>
      <w:r>
        <w:t>Hello</w:t>
      </w:r>
      <w:ins w:id="3" w:author="Carol" w:date="2025-04-11T14:30:00Z">
        <w:r>
          <w:t xml:space="preserve">, </w:t>
        </w:r>
        <w:r>
          <w:t xml:space="preserve">cruel </w:t>
        </w:r>
        <w:r>
          <w:t xml:space="preserve">world</w:t>
        </w:r>
      </w:ins>
      <w:r>
        <w:t>.</w:t>
      </w:r>
    </w:p>
    <w:p>
      <w:del w:id="4" w:author="Dave" w:date="2025-04-12T08:15:00Z">
        <w:r>
          <w:delText xml:space="preserve">This whole paragraph </w:delText>
        </w:r>
        <w:r>
          <w:delText xml:space="preserve">is being deleted.</w:delText>
        </w:r>
      </w:del>
    </w:p>
    <w:p>
      <w:r>
        <w:t>Untouched paragraph.</w:t>
      </w:r>
    </w:p>
    <w:p>
      <w:r>
        <w:t xml:space="preserve">Source: </w:t>
      </w:r>
      <w:moveFrom w:id="5" w:author="Eve" w:date="2025-04-13T10:00:00Z" w:name="mv1">
        <w:r>
          <w:delText xml:space="preserve">moved text</w:delText>
        </w:r>
      </w:moveFrom>
      <w:r>
        <w:t xml:space="preserve"> (was here).</w:t>
      </w:r>
    </w:p>
    <w:p>
      <w:r>
        <w:t xml:space="preserve">Destination: </w:t>
      </w:r>
      <w:moveTo w:id="6" w:author="Eve" w:date="2025-04-13T10:00:00Z" w:name="mv1">
        <w:r>
          <w:t xml:space="preserve">moved text</w:t>
        </w:r>
      </w:moveTo>
      <w:r>
        <w:t xml:space="preserve"> (now here).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cellIns w:id="7" w:author="Bob" w:date="2025-04-14T09:00:00Z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A2</w:t>
            </w:r>
          </w:p>
        </w:tc>
      </w:tr>
      <w:tr>
        <w:tc>
          <w:tcPr>
            <w:tcW w:type="dxa" w:w="4320"/>
            <w:cellDel w:id="8" w:author="Carol" w:date="2025-04-14T09:05:00Z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