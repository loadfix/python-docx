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insertions and deletions</w:t>
      </w:r>
    </w:p>
    <w:p>
      <w:r>
        <w:t xml:space="preserve">The quick </w:t>
      </w:r>
      <w:del w:id="1" w:author="Bob" w:date="2025-04-10T09:00:00Z">
        <w:r>
          <w:delText xml:space="preserve">brown</w:delText>
        </w:r>
      </w:del>
      <w:ins w:id="2" w:author="Alice" w:date="2025-04-10T09:05:00Z">
        <w:r>
          <w:t xml:space="preserve">nimble</w:t>
        </w:r>
      </w:ins>
      <w:r>
        <w:t xml:space="preserve"> fox jumps.</w:t>
      </w:r>
    </w:p>
    <w:p>
      <w:r>
        <w:t>Goodbye</w:t>
      </w:r>
      <w:ins w:id="3" w:author="Carol" w:date="2025-04-11T14:30:00Z">
        <w:r>
          <w:t xml:space="preserve">, cruel world</w:t>
        </w:r>
      </w:ins>
      <w:r>
        <w:t>.</w:t>
      </w:r>
    </w:p>
    <w:p>
      <w:r>
        <w:t>Nothing to see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