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accepted insertions</w:t>
      </w:r>
    </w:p>
    <w:p>
      <w:r>
        <w:t xml:space="preserve">The quick </w:t>
      </w:r>
      <w:ins w:id="1" w:author="Alice" w:date="2025-04-10T09:00:00Z">
        <w:r>
          <w:t xml:space="preserve">nimble</w:t>
        </w:r>
      </w:ins>
      <w:r>
        <w:t xml:space="preserve"> fox jumps.</w:t>
      </w:r>
    </w:p>
    <w:p>
      <w:r>
        <w:t xml:space="preserve">Red fish </w:t>
      </w:r>
      <w:ins w:id="2" w:author="Alice" w:date="2025-04-10T09:05:00Z">
        <w:r>
          <w:t xml:space="preserve">blue </w:t>
        </w:r>
        <w:r>
          <w:t xml:space="preserve">fish</w:t>
        </w:r>
      </w:ins>
    </w:p>
    <w:p>
      <w:r>
        <w:t xml:space="preserve">Alpha </w:t>
      </w:r>
      <w:ins w:id="3" w:author="Bob" w:date="2025-04-10T09:10:00Z">
        <w:r>
          <w:t xml:space="preserve">beta </w:t>
        </w:r>
      </w:ins>
      <w:r>
        <w:t>gamma</w:t>
      </w:r>
      <w:ins w:id="4" w:author="Carol" w:date="2025-04-10T09:15:00Z">
        <w:r>
          <w:t xml:space="preserve"> delta</w:t>
        </w:r>
      </w:ins>
    </w:p>
    <w:p>
      <w:r>
        <w:t xml:space="preserve">Hello </w:t>
      </w:r>
      <w:del w:id="5" w:author="Dave" w:date="2025-04-10T09:20:00Z">
        <w:r>
          <w:delText xml:space="preserve">dark</w:delText>
        </w:r>
      </w:del>
      <w:ins w:id="6" w:author="Alice" w:date="2025-04-10T09:21:00Z">
        <w:r>
          <w:t xml:space="preserve">bright</w:t>
        </w:r>
      </w:ins>
      <w:r>
        <w:t xml:space="preserve"> world.</w:t>
      </w:r>
    </w:p>
    <w:p>
      <w:r>
        <w:t>Nothing to see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  <w:cellIns w:id="7" w:author="Bob" w:date="2025-04-10T09:25:00Z"/>
          </w:tcPr>
          <w:p>
            <w:r>
              <w:t>inserted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