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deletions -- accept fixture</w:t>
      </w:r>
    </w:p>
    <w:p>
      <w:r>
        <w:t xml:space="preserve">Keep A </w:t>
      </w:r>
      <w:del w:id="1" w:author="Bob" w:date="2025-05-01T09:00:00Z">
        <w:r>
          <w:delText xml:space="preserve">gone A</w:delText>
        </w:r>
      </w:del>
      <w:r>
        <w:t xml:space="preserve"> end A.</w:t>
      </w:r>
    </w:p>
    <w:p>
      <w:r>
        <w:t xml:space="preserve">Span </w:t>
      </w:r>
      <w:del w:id="2" w:author="Carol" w:date="2025-05-01T09:05:00Z">
        <w:r>
          <w:delText xml:space="preserve">first </w:delText>
        </w:r>
        <w:r>
          <w:delText xml:space="preserve">second </w:delText>
        </w:r>
        <w:r>
          <w:delText xml:space="preserve">third</w:delText>
        </w:r>
      </w:del>
      <w:r>
        <w:t xml:space="preserve"> tail.</w:t>
      </w:r>
    </w:p>
    <w:p>
      <w:r>
        <w:t xml:space="preserve">alpha </w:t>
      </w:r>
      <w:ins w:id="3" w:author="Alice" w:date="2025-05-01T09:10:00Z">
        <w:r>
          <w:t xml:space="preserve">added </w:t>
        </w:r>
      </w:ins>
      <w:del w:id="4" w:author="Bob" w:date="2025-05-01T09:11:00Z">
        <w:r>
          <w:delText xml:space="preserve">removed </w:delText>
        </w:r>
      </w:del>
      <w:r>
        <w:t>omega.</w:t>
      </w:r>
    </w:p>
    <w:p>
      <w:pPr>
        <w:rPr>
          <w:del w:id="6" w:author="Dave" w:date="2025-05-01T09:15:00Z"/>
        </w:rPr>
      </w:pPr>
      <w:del w:id="5" w:author="Dave" w:date="2025-05-01T09:15:00Z">
        <w:r>
          <w:delText xml:space="preserve">full paragraph removed</w:delText>
        </w:r>
      </w:del>
    </w:p>
    <w:p>
      <w:r>
        <w:t>survivor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cellDel w:id="7" w:author="Dave" w:date="2025-05-01T09:20:00Z"/>
          </w:tcPr>
          <w:p>
            <w:r>
              <w:t>dropped cell</w:t>
            </w:r>
          </w:p>
        </w:tc>
        <w:tc>
          <w:tcPr>
            <w:tcW w:type="dxa" w:w="4320"/>
          </w:tcPr>
          <w:p>
            <w:r>
              <w:t>kept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