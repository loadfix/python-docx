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Plain paragraph without tracked changes.</w:t>
      </w:r>
    </w:p>
    <w:p>
      <w:r>
        <w:t xml:space="preserve">Please </w:t>
      </w:r>
      <w:ins w:id="1" w:author="Alice" w:date="2025-04-10T09:00:00Z">
        <w:r>
          <w:t xml:space="preserve">kindly </w:t>
        </w:r>
      </w:ins>
      <w:r>
        <w:t>consider.</w:t>
      </w:r>
    </w:p>
    <w:p>
      <w:r>
        <w:t xml:space="preserve">Delete </w:t>
      </w:r>
      <w:del w:id="2" w:author="Alice" w:date="2025-04-10T09:05:00Z">
        <w:r>
          <w:delText xml:space="preserve">this part </w:delText>
        </w:r>
      </w:del>
      <w:r>
        <w:t>of the text.</w:t>
      </w:r>
    </w:p>
    <w:p>
      <w:r>
        <w:t xml:space="preserve">The </w:t>
      </w:r>
      <w:del w:id="3" w:author="Bob" w:date="2025-04-10T09:10:00Z">
        <w:r>
          <w:delText xml:space="preserve">old</w:delText>
        </w:r>
      </w:del>
      <w:ins w:id="4" w:author="Bob" w:date="2025-04-10T09:10:05Z">
        <w:r>
          <w:t xml:space="preserve">new</w:t>
        </w:r>
      </w:ins>
      <w:r>
        <w:t xml:space="preserve"> value.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