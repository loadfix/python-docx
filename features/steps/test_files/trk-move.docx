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Tracked move revisions</w:t>
      </w:r>
    </w:p>
    <w:p>
      <w:r>
        <w:t xml:space="preserve">Source: </w:t>
      </w:r>
      <w:moveFrom w:id="1" w:author="Alice" w:date="2025-04-12T10:00:00Z" w:name="pair1">
        <w:r>
          <w:delText xml:space="preserve">moved text</w:delText>
        </w:r>
      </w:moveFrom>
      <w:r>
        <w:t xml:space="preserve"> (was here).</w:t>
      </w:r>
    </w:p>
    <w:p>
      <w:r>
        <w:t xml:space="preserve">Destination: </w:t>
      </w:r>
      <w:moveTo w:id="2" w:author="Alice" w:date="2025-04-12T10:00:00Z" w:name="pair1">
        <w:r>
          <w:t xml:space="preserve">moved text</w:t>
        </w:r>
      </w:moveTo>
      <w:r>
        <w:t xml:space="preserve"> (now here).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